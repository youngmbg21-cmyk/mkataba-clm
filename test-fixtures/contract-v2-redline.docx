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PACKAGING SUPPLY AGREEMENT</w:t>
      </w:r>
    </w:p>
    <w:p>
      <w:r>
        <w:t xml:space="preserve"/>
      </w:r>
    </w:p>
    <w:p>
      <w:r>
        <w:t xml:space="preserve">THIS AGREEMENT is made on 1 February 2024 BETWEEN:</w:t>
      </w:r>
    </w:p>
    <w:p>
      <w:r>
        <w:t xml:space="preserve"/>
      </w:r>
    </w:p>
    <w:p>
      <w:r>
        <w:t xml:space="preserve">(1) MWANGI FOODS LIMITED, a company incorporated in Kenya under</w:t>
      </w:r>
    </w:p>
    <w:p>
      <w:r>
        <w:t xml:space="preserve">    company number C.12/2011, whose registered office is at</w:t>
      </w:r>
    </w:p>
    <w:p>
      <w:r>
        <w:t xml:space="preserve">    Enterprise Road, Industrial Area, Nairobi ("the Company"); and</w:t>
      </w:r>
    </w:p>
    <w:p>
      <w:r>
        <w:t xml:space="preserve"/>
      </w:r>
    </w:p>
    <w:p>
      <w:r>
        <w:t xml:space="preserve">(2) NAMPAK KENYA LIMITED, whose registered office is at</w:t>
      </w:r>
    </w:p>
    <w:p>
      <w:r>
        <w:t xml:space="preserve">    Baba Dogo Road, Ruaraka ("the Counterparty").</w:t>
      </w:r>
    </w:p>
    <w:p>
      <w:r>
        <w:t xml:space="preserve"/>
      </w:r>
    </w:p>
    <w:p>
      <w:r>
        <w:t xml:space="preserve">RECITALS</w:t>
      </w:r>
    </w:p>
    <w:p>
      <w:r>
        <w:t xml:space="preserve"/>
      </w:r>
    </w:p>
    <w:p>
      <w:r>
        <w:t xml:space="preserve">A. The Company wishes to procure corrugated cartons and shrink film.</w:t>
      </w:r>
    </w:p>
    <w:p>
      <w:r>
        <w:t xml:space="preserve">B. The Counterparty has represented that it is able and willing to</w:t>
      </w:r>
    </w:p>
    <w:p>
      <w:r>
        <w:t xml:space="preserve">   provide the same on the terms set out below.</w:t>
      </w:r>
    </w:p>
    <w:p>
      <w:r>
        <w:t xml:space="preserve"/>
      </w:r>
    </w:p>
    <w:p>
      <w:r>
        <w:t xml:space="preserve">1. DEFINITIONS</w:t>
      </w:r>
    </w:p>
    <w:p>
      <w:r>
        <w:t xml:space="preserve"/>
      </w:r>
    </w:p>
    <w:p>
      <w:r>
        <w:t xml:space="preserve">1.1 "Services" means corrugated cartons and shrink film.</w:t>
      </w:r>
    </w:p>
    <w:p>
      <w:r>
        <w:t xml:space="preserve">1.2 "Business Day" means a day other than a Saturday, Sunday or a</w:t>
      </w:r>
    </w:p>
    <w:p>
      <w:r>
        <w:t xml:space="preserve">    public holiday in Kenya.</w:t>
      </w:r>
    </w:p>
    <w:p>
      <w:r>
        <w:t xml:space="preserve"/>
      </w:r>
    </w:p>
    <w:p>
      <w:r>
        <w:t xml:space="preserve">2. TERM AND RENEWAL</w:t>
      </w:r>
    </w:p>
    <w:p>
      <w:r>
        <w:t xml:space="preserve"/>
      </w:r>
    </w:p>
    <w:p>
      <w:r>
        <w:t xml:space="preserve">2.1 This Agreement commences on 1 February 2024 (the Effective Date)</w:t>
      </w:r>
    </w:p>
    <w:p>
      <w:r>
        <w:t xml:space="preserve">    and expires on 31 January 2026 unless terminated earlier under</w:t>
      </w:r>
    </w:p>
    <w:p>
      <w:r>
        <w:t xml:space="preserve">    clause 7.</w:t>
      </w:r>
    </w:p>
    <w:p>
      <w:r>
        <w:t xml:space="preserve">2.2 The term shall renew automatically for successive periods of twelve</w:t>
      </w:r>
    </w:p>
    <w:p>
      <w:r>
        <w:t xml:space="preserve">    (12) months unless either party gives ninety (90) days written</w:t>
      </w:r>
    </w:p>
    <w:p>
      <w:r>
        <w:t xml:space="preserve">    notice of non-renewal before the expiry date.</w:t>
      </w:r>
    </w:p>
    <w:p>
      <w:r>
        <w:t xml:space="preserve"/>
      </w:r>
    </w:p>
    <w:p>
      <w:r>
        <w:t xml:space="preserve">3. CONSIDERATION</w:t>
      </w:r>
    </w:p>
    <w:p>
      <w:r>
        <w:t xml:space="preserve"/>
      </w:r>
    </w:p>
    <w:p>
      <w:r>
        <w:t xml:space="preserve">3.1 The total contract value is KES 1,800,000 exclusive of VAT.</w:t>
      </w:r>
    </w:p>
    <w:p>
      <w:r>
        <w:t xml:space="preserve">3.2 Payment shall be made within </w:t>
      </w:r>
      <w:del w:id="100" w:author="D. Otieno" w:date="2026-07-20T10:00:00Z">
        <w:r>
          <w:delText xml:space="preserve">45</w:delText>
        </w:r>
      </w:del>
      <w:ins w:id="101" w:author="D. Otieno" w:date="2026-07-20T10:00:00Z">
        <w:r>
          <w:t xml:space="preserve">90</w:t>
        </w:r>
      </w:ins>
      <w:r>
        <w:t xml:space="preserve"> days of a valid invoice</w:t>
      </w:r>
      <w:ins w:id="102" w:author="D. Otieno" w:date="2026-07-20T10:00:00Z">
        <w:r>
          <w:t xml:space="preserve">, subject to reconciliation</w:t>
        </w:r>
      </w:ins>
      <w:r>
        <w:t xml:space="preserve">.</w:t>
      </w:r>
    </w:p>
    <w:p>
      <w:r>
        <w:t xml:space="preserve">3.3 Late payment attracts interest at 2% per month.</w:t>
      </w:r>
    </w:p>
    <w:p>
      <w:r>
        <w:t xml:space="preserve"/>
      </w:r>
    </w:p>
    <w:p>
      <w:r>
        <w:t xml:space="preserve">4. OBLIGATIONS OF THE COUNTERPARTY</w:t>
      </w:r>
    </w:p>
    <w:p>
      <w:r>
        <w:t xml:space="preserve"/>
      </w:r>
    </w:p>
    <w:p>
      <w:r>
        <w:t xml:space="preserve">4.1 The Counterparty shall deliver the Services at Nairobi.</w:t>
      </w:r>
    </w:p>
    <w:p>
      <w:r>
        <w:t xml:space="preserve">4.2 The Counterparty shall maintain product liability insurance of not</w:t>
      </w:r>
    </w:p>
    <w:p>
      <w:r>
        <w:t xml:space="preserve">    less than KES 10,000,000 throughout the term.</w:t>
      </w:r>
    </w:p>
    <w:p>
      <w:r>
        <w:t xml:space="preserve">4.3 The Counterparty shall submit a quarterly performance report within</w:t>
      </w:r>
    </w:p>
    <w:p>
      <w:r>
        <w:t xml:space="preserve">    fourteen (14) days of each quarter end.</w:t>
      </w:r>
    </w:p>
    <w:p>
      <w:r>
        <w:t xml:space="preserve"/>
      </w:r>
    </w:p>
    <w:p>
      <w:r>
        <w:t xml:space="preserve">5. CONFIDENTIALITY</w:t>
      </w:r>
    </w:p>
    <w:p>
      <w:r>
        <w:t xml:space="preserve"/>
      </w:r>
    </w:p>
    <w:p>
      <w:r>
        <w:t xml:space="preserve">5.1 Each party shall keep confidential all information disclosed by the</w:t>
      </w:r>
    </w:p>
    <w:p>
      <w:r>
        <w:t xml:space="preserve">    other and shall not use it other than for this Agreement.</w:t>
      </w:r>
    </w:p>
    <w:p>
      <w:r>
        <w:t xml:space="preserve"/>
      </w:r>
    </w:p>
    <w:p>
      <w:r>
        <w:t xml:space="preserve">6. LIABILITY</w:t>
      </w:r>
    </w:p>
    <w:p>
      <w:r>
        <w:t xml:space="preserve"/>
      </w:r>
    </w:p>
    <w:p>
      <w:r>
        <w:t xml:space="preserve">6.1 Neither party excludes liability for death, personal injury or</w:t>
      </w:r>
    </w:p>
    <w:p>
      <w:r>
        <w:t xml:space="preserve">    fraud. Otherwise each party liability is capped at </w:t>
      </w:r>
      <w:del w:id="103" w:author="D. Otieno" w:date="2026-07-20T10:00:00Z">
        <w:r>
          <w:delText xml:space="preserve">the total</w:delText>
        </w:r>
      </w:del>
      <w:ins w:id="104" w:author="D. Otieno" w:date="2026-07-20T10:00:00Z">
        <w:r>
          <w:t xml:space="preserve">fifty percent (50%) of the total</w:t>
        </w:r>
      </w:ins>
    </w:p>
    <w:p>
      <w:r>
        <w:t xml:space="preserve">    consideration paid in the preceding twelve months.</w:t>
      </w:r>
    </w:p>
    <w:p>
      <w:r>
        <w:t xml:space="preserve"/>
      </w:r>
    </w:p>
    <w:p>
      <w:r>
        <w:t xml:space="preserve">7. TERMINATION</w:t>
      </w:r>
    </w:p>
    <w:p>
      <w:r>
        <w:t xml:space="preserve"/>
      </w:r>
    </w:p>
    <w:p>
      <w:r>
        <w:t xml:space="preserve">7.1 Either party may terminate on ninety (90) days written notice.</w:t>
      </w:r>
    </w:p>
    <w:p>
      <w:r>
        <w:t xml:space="preserve">7.2 Either party may terminate immediately on the insolvency of the</w:t>
      </w:r>
    </w:p>
    <w:p>
      <w:r>
        <w:t xml:space="preserve">    other or on a material breach not remedied within thirty (30) days.</w:t>
      </w:r>
    </w:p>
    <w:p>
      <w:r>
        <w:t xml:space="preserve"/>
      </w:r>
    </w:p>
    <w:p>
      <w:r>
        <w:t xml:space="preserve">8. GOVERNING LAW AND JURISDICTION</w:t>
      </w:r>
    </w:p>
    <w:p>
      <w:r>
        <w:t xml:space="preserve"/>
      </w:r>
    </w:p>
    <w:p>
      <w:r>
        <w:t xml:space="preserve">8.1 This Agreement is governed by the laws of Kenya and the parties</w:t>
      </w:r>
    </w:p>
    <w:p>
      <w:r>
        <w:t xml:space="preserve">    submit to the exclusive jurisdiction of the courts of Kenya.</w:t>
      </w:r>
    </w:p>
    <w:p>
      <w:r>
        <w:t xml:space="preserve"/>
      </w:r>
    </w:p>
    <w:p>
      <w:r>
        <w:t xml:space="preserve">9. STAMP DUTY</w:t>
      </w:r>
    </w:p>
    <w:p>
      <w:r>
        <w:t xml:space="preserve"/>
      </w:r>
    </w:p>
    <w:p>
      <w:r>
        <w:t xml:space="preserve">9.1 Any stamp duty payable under the Stamp Duty Act (Cap 480) shall be</w:t>
      </w:r>
    </w:p>
    <w:p>
      <w:r>
        <w:t xml:space="preserve">    borne by the Counterparty.</w:t>
      </w:r>
    </w:p>
    <w:p>
      <w:r>
        <w:t xml:space="preserve"/>
      </w:r>
    </w:p>
    <w:p>
      <w:r>
        <w:t xml:space="preserve">SIGNED for and on behalf of MWANGI FOODS LIMITED</w:t>
      </w:r>
    </w:p>
    <w:p>
      <w:r>
        <w:t xml:space="preserve"/>
      </w:r>
    </w:p>
    <w:p>
      <w:r>
        <w:t xml:space="preserve">Name: ....................  Signature: ....................</w:t>
      </w:r>
    </w:p>
    <w:p>
      <w:r>
        <w:t xml:space="preserve"/>
      </w:r>
    </w:p>
    <w:p>
      <w:r>
        <w:t xml:space="preserve">SIGNED for and on behalf of NAMPAK KENYA LIMITED</w:t>
      </w:r>
    </w:p>
    <w:p>
      <w:r>
        <w:t xml:space="preserve"/>
      </w:r>
    </w:p>
    <w:p>
      <w:r>
        <w:t xml:space="preserve">Name: ....................  Signature: ....................</w:t>
      </w:r>
    </w:p>
    <w:p>
      <w:r>
        <w:t xml:space="preserve"/>
      </w:r>
    </w:p>
    <w:sectPr/>
  </w:body>
</w:document>
</file>